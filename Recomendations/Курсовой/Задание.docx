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0830" w:rsidRPr="00272429" w:rsidRDefault="00220830" w:rsidP="00220830">
      <w:pPr>
        <w:spacing w:line="360" w:lineRule="auto"/>
        <w:jc w:val="center"/>
        <w:rPr>
          <w:ins w:id="0" w:author="Пользователь Windows" w:date="2017-12-20T12:50:00Z"/>
          <w:rFonts w:ascii="Times New Roman" w:hAnsi="Times New Roman"/>
          <w:lang w:val="uk-UA"/>
        </w:rPr>
      </w:pPr>
      <w:ins w:id="1" w:author="Пользователь Windows" w:date="2017-12-20T12:50:00Z">
        <w:r w:rsidRPr="00272429">
          <w:rPr>
            <w:rFonts w:ascii="Times New Roman" w:hAnsi="Times New Roman"/>
            <w:lang w:val="uk-UA"/>
          </w:rPr>
          <w:t xml:space="preserve">ХАРКІВСЬКИЙ РАДІОТЕХНІЧНИЙ </w:t>
        </w:r>
      </w:ins>
      <w:r w:rsidR="00F40D9F">
        <w:rPr>
          <w:rFonts w:ascii="Times New Roman" w:hAnsi="Times New Roman"/>
          <w:lang w:val="uk-UA"/>
        </w:rPr>
        <w:t>КОЛЕДЖ</w:t>
      </w:r>
    </w:p>
    <w:p w:rsidR="00220830" w:rsidRPr="00272429" w:rsidRDefault="00220830" w:rsidP="00220830">
      <w:pPr>
        <w:spacing w:line="360" w:lineRule="auto"/>
        <w:jc w:val="center"/>
        <w:rPr>
          <w:ins w:id="2" w:author="Пользователь Windows" w:date="2017-12-20T12:50:00Z"/>
          <w:rFonts w:ascii="Times New Roman" w:hAnsi="Times New Roman"/>
          <w:lang w:val="uk-UA"/>
        </w:rPr>
      </w:pPr>
    </w:p>
    <w:p w:rsidR="00220830" w:rsidRPr="00272429" w:rsidRDefault="00220830" w:rsidP="00220830">
      <w:pPr>
        <w:spacing w:line="360" w:lineRule="auto"/>
        <w:rPr>
          <w:ins w:id="3" w:author="Пользователь Windows" w:date="2017-12-20T12:50:00Z"/>
          <w:rFonts w:ascii="Times New Roman" w:hAnsi="Times New Roman"/>
          <w:lang w:val="uk-UA"/>
        </w:rPr>
      </w:pPr>
      <w:ins w:id="4" w:author="Пользователь Windows" w:date="2017-12-20T12:50:00Z">
        <w:r w:rsidRPr="00272429">
          <w:rPr>
            <w:rFonts w:ascii="Times New Roman" w:hAnsi="Times New Roman"/>
            <w:lang w:val="uk-UA"/>
          </w:rPr>
          <w:t>Циклова комісія</w:t>
        </w:r>
        <w:r w:rsidRPr="00272429">
          <w:rPr>
            <w:rFonts w:ascii="Times New Roman" w:hAnsi="Times New Roman"/>
            <w:lang w:val="uk-UA"/>
          </w:rPr>
          <w:tab/>
        </w:r>
        <w:r w:rsidRPr="00272429">
          <w:rPr>
            <w:rFonts w:ascii="Times New Roman" w:hAnsi="Times New Roman"/>
            <w:lang w:val="uk-UA"/>
          </w:rPr>
          <w:tab/>
          <w:t>КОМП’ЮТЕРН</w:t>
        </w:r>
      </w:ins>
      <w:r w:rsidR="00BF0C18">
        <w:rPr>
          <w:rFonts w:ascii="Times New Roman" w:hAnsi="Times New Roman"/>
          <w:lang w:val="uk-UA"/>
        </w:rPr>
        <w:t>ИХ</w:t>
      </w:r>
      <w:ins w:id="5" w:author="Пользователь Windows" w:date="2017-12-20T12:50:00Z">
        <w:r w:rsidRPr="00272429">
          <w:rPr>
            <w:rFonts w:ascii="Times New Roman" w:hAnsi="Times New Roman"/>
            <w:lang w:val="uk-UA"/>
          </w:rPr>
          <w:t xml:space="preserve"> НАУК</w:t>
        </w:r>
        <w:bookmarkStart w:id="6" w:name="_GoBack"/>
        <w:bookmarkEnd w:id="6"/>
      </w:ins>
    </w:p>
    <w:p w:rsidR="00220830" w:rsidRPr="00272429" w:rsidRDefault="00220830" w:rsidP="00220830">
      <w:pPr>
        <w:spacing w:line="360" w:lineRule="auto"/>
        <w:rPr>
          <w:ins w:id="7" w:author="Пользователь Windows" w:date="2017-12-20T12:50:00Z"/>
          <w:rFonts w:ascii="Times New Roman" w:hAnsi="Times New Roman"/>
          <w:lang w:val="uk-UA"/>
        </w:rPr>
      </w:pPr>
      <w:ins w:id="8" w:author="Пользователь Windows" w:date="2017-12-20T12:50:00Z">
        <w:r w:rsidRPr="00272429">
          <w:rPr>
            <w:rFonts w:ascii="Times New Roman" w:hAnsi="Times New Roman"/>
            <w:lang w:val="uk-UA"/>
          </w:rPr>
          <w:t>Спеціальність</w:t>
        </w:r>
        <w:r w:rsidRPr="00272429">
          <w:rPr>
            <w:rFonts w:ascii="Times New Roman" w:hAnsi="Times New Roman"/>
            <w:lang w:val="uk-UA"/>
          </w:rPr>
          <w:tab/>
        </w:r>
        <w:r w:rsidRPr="00272429">
          <w:rPr>
            <w:rFonts w:ascii="Times New Roman" w:hAnsi="Times New Roman"/>
            <w:lang w:val="uk-UA"/>
          </w:rPr>
          <w:tab/>
        </w:r>
        <w:r w:rsidRPr="00272429">
          <w:rPr>
            <w:rFonts w:ascii="Times New Roman" w:hAnsi="Times New Roman"/>
            <w:lang w:val="uk-UA"/>
          </w:rPr>
          <w:tab/>
        </w:r>
      </w:ins>
      <w:r w:rsidR="00F40D9F">
        <w:rPr>
          <w:rFonts w:ascii="Times New Roman" w:hAnsi="Times New Roman"/>
          <w:lang w:val="uk-UA"/>
        </w:rPr>
        <w:t>121</w:t>
      </w:r>
      <w:ins w:id="9" w:author="Пользователь Windows" w:date="2017-12-20T12:50:00Z">
        <w:r w:rsidRPr="00272429">
          <w:rPr>
            <w:rFonts w:ascii="Times New Roman" w:hAnsi="Times New Roman"/>
            <w:lang w:val="uk-UA"/>
          </w:rPr>
          <w:t xml:space="preserve"> «</w:t>
        </w:r>
      </w:ins>
      <w:r w:rsidR="005601E1">
        <w:rPr>
          <w:rFonts w:ascii="Times New Roman" w:hAnsi="Times New Roman"/>
          <w:lang w:val="uk-UA"/>
        </w:rPr>
        <w:t>Інженерія програмного забезпечення</w:t>
      </w:r>
      <w:ins w:id="10" w:author="Пользователь Windows" w:date="2017-12-20T12:50:00Z">
        <w:r w:rsidRPr="00272429">
          <w:rPr>
            <w:rFonts w:ascii="Times New Roman" w:hAnsi="Times New Roman"/>
            <w:lang w:val="uk-UA"/>
          </w:rPr>
          <w:t>»</w:t>
        </w:r>
      </w:ins>
    </w:p>
    <w:p w:rsidR="00220830" w:rsidRPr="00272429" w:rsidRDefault="00220830" w:rsidP="00220830">
      <w:pPr>
        <w:spacing w:line="360" w:lineRule="auto"/>
        <w:rPr>
          <w:ins w:id="11" w:author="Пользователь Windows" w:date="2017-12-20T12:50:00Z"/>
          <w:rFonts w:ascii="Times New Roman" w:hAnsi="Times New Roman"/>
          <w:lang w:val="uk-UA"/>
        </w:rPr>
      </w:pPr>
      <w:ins w:id="12" w:author="Пользователь Windows" w:date="2017-12-20T12:50:00Z">
        <w:r w:rsidRPr="00272429">
          <w:rPr>
            <w:rFonts w:ascii="Times New Roman" w:hAnsi="Times New Roman"/>
            <w:lang w:val="uk-UA"/>
          </w:rPr>
          <w:t>Курс – 4</w:t>
        </w:r>
        <w:r w:rsidRPr="00272429">
          <w:rPr>
            <w:rFonts w:ascii="Times New Roman" w:hAnsi="Times New Roman"/>
            <w:lang w:val="uk-UA"/>
          </w:rPr>
          <w:tab/>
        </w:r>
        <w:r w:rsidRPr="00272429">
          <w:rPr>
            <w:rFonts w:ascii="Times New Roman" w:hAnsi="Times New Roman"/>
            <w:lang w:val="uk-UA"/>
          </w:rPr>
          <w:tab/>
        </w:r>
        <w:r w:rsidRPr="00272429">
          <w:rPr>
            <w:rFonts w:ascii="Times New Roman" w:hAnsi="Times New Roman"/>
            <w:lang w:val="uk-UA"/>
          </w:rPr>
          <w:tab/>
        </w:r>
        <w:r w:rsidRPr="00272429">
          <w:rPr>
            <w:rFonts w:ascii="Times New Roman" w:hAnsi="Times New Roman"/>
            <w:lang w:val="uk-UA"/>
          </w:rPr>
          <w:tab/>
          <w:t>Група – ПР-4</w:t>
        </w:r>
      </w:ins>
      <w:r w:rsidR="00D53764">
        <w:rPr>
          <w:rFonts w:ascii="Times New Roman" w:hAnsi="Times New Roman"/>
          <w:lang w:val="uk-UA"/>
        </w:rPr>
        <w:t>__</w:t>
      </w:r>
      <w:ins w:id="13" w:author="Пользователь Windows" w:date="2017-12-20T12:50:00Z">
        <w:r w:rsidRPr="00272429">
          <w:rPr>
            <w:rFonts w:ascii="Times New Roman" w:hAnsi="Times New Roman"/>
            <w:lang w:val="uk-UA"/>
          </w:rPr>
          <w:tab/>
        </w:r>
        <w:r w:rsidRPr="00272429">
          <w:rPr>
            <w:rFonts w:ascii="Times New Roman" w:hAnsi="Times New Roman"/>
            <w:lang w:val="uk-UA"/>
          </w:rPr>
          <w:tab/>
          <w:t>Семестр – 7</w:t>
        </w:r>
      </w:ins>
    </w:p>
    <w:p w:rsidR="00220830" w:rsidRDefault="00220830" w:rsidP="00220830">
      <w:pPr>
        <w:spacing w:line="360" w:lineRule="auto"/>
        <w:rPr>
          <w:rFonts w:ascii="Times New Roman" w:hAnsi="Times New Roman"/>
          <w:lang w:val="uk-UA"/>
        </w:rPr>
      </w:pPr>
    </w:p>
    <w:p w:rsidR="00F40D9F" w:rsidRDefault="00F40D9F" w:rsidP="00220830">
      <w:pPr>
        <w:spacing w:line="360" w:lineRule="auto"/>
        <w:rPr>
          <w:rFonts w:ascii="Times New Roman" w:hAnsi="Times New Roman"/>
          <w:lang w:val="uk-UA"/>
        </w:rPr>
      </w:pPr>
    </w:p>
    <w:p w:rsidR="00F40D9F" w:rsidRPr="00272429" w:rsidRDefault="00F40D9F" w:rsidP="00220830">
      <w:pPr>
        <w:spacing w:line="360" w:lineRule="auto"/>
        <w:rPr>
          <w:ins w:id="14" w:author="Пользователь Windows" w:date="2017-12-20T12:50:00Z"/>
          <w:rFonts w:ascii="Times New Roman" w:hAnsi="Times New Roman"/>
          <w:lang w:val="uk-UA"/>
        </w:rPr>
      </w:pPr>
    </w:p>
    <w:p w:rsidR="00220830" w:rsidRPr="00272429" w:rsidRDefault="00220830" w:rsidP="00220830">
      <w:pPr>
        <w:spacing w:line="360" w:lineRule="auto"/>
        <w:jc w:val="center"/>
        <w:rPr>
          <w:ins w:id="15" w:author="Пользователь Windows" w:date="2017-12-20T12:50:00Z"/>
          <w:rFonts w:ascii="Times New Roman" w:hAnsi="Times New Roman"/>
          <w:lang w:val="uk-UA"/>
        </w:rPr>
      </w:pPr>
      <w:ins w:id="16" w:author="Пользователь Windows" w:date="2017-12-20T12:50:00Z">
        <w:r w:rsidRPr="00272429">
          <w:rPr>
            <w:rFonts w:ascii="Times New Roman" w:hAnsi="Times New Roman"/>
            <w:lang w:val="uk-UA"/>
          </w:rPr>
          <w:t>Завдання на курсову роботу</w:t>
        </w:r>
      </w:ins>
    </w:p>
    <w:p w:rsidR="00000000" w:rsidRDefault="00220830">
      <w:pPr>
        <w:spacing w:line="360" w:lineRule="auto"/>
        <w:rPr>
          <w:ins w:id="17" w:author="Пользователь Windows" w:date="2017-12-20T12:52:00Z"/>
          <w:rFonts w:ascii="Times New Roman" w:hAnsi="Times New Roman"/>
          <w:lang w:val="uk-UA"/>
        </w:rPr>
        <w:pPrChange w:id="18" w:author="Пользователь Windows" w:date="2017-12-20T12:52:00Z">
          <w:pPr>
            <w:spacing w:line="360" w:lineRule="auto"/>
            <w:ind w:firstLine="709"/>
            <w:jc w:val="right"/>
          </w:pPr>
        </w:pPrChange>
      </w:pPr>
      <w:ins w:id="19" w:author="Пользователь Windows" w:date="2017-12-20T12:50:00Z">
        <w:r w:rsidRPr="00272429">
          <w:rPr>
            <w:rFonts w:ascii="Times New Roman" w:hAnsi="Times New Roman"/>
            <w:lang w:val="uk-UA"/>
          </w:rPr>
          <w:t>студент</w:t>
        </w:r>
      </w:ins>
      <w:r w:rsidR="004E2CA3">
        <w:rPr>
          <w:rFonts w:ascii="Times New Roman" w:hAnsi="Times New Roman"/>
        </w:rPr>
        <w:t>а</w:t>
      </w:r>
      <w:ins w:id="20" w:author="Пользователь Windows" w:date="2017-12-20T12:50:00Z">
        <w:r w:rsidRPr="00272429">
          <w:rPr>
            <w:rFonts w:ascii="Times New Roman" w:hAnsi="Times New Roman"/>
            <w:lang w:val="uk-UA"/>
          </w:rPr>
          <w:t xml:space="preserve"> </w:t>
        </w:r>
      </w:ins>
      <w:r w:rsidR="00311FD5" w:rsidRPr="005F0B29">
        <w:rPr>
          <w:rFonts w:ascii="Times New Roman" w:hAnsi="Times New Roman"/>
          <w:b/>
          <w:lang w:val="uk-UA"/>
        </w:rPr>
        <w:t>ФІО</w:t>
      </w:r>
    </w:p>
    <w:p w:rsidR="00220830" w:rsidRPr="00272429" w:rsidRDefault="00220830" w:rsidP="00220830">
      <w:pPr>
        <w:spacing w:line="360" w:lineRule="auto"/>
        <w:jc w:val="both"/>
        <w:rPr>
          <w:ins w:id="21" w:author="Пользователь Windows" w:date="2017-12-20T12:50:00Z"/>
          <w:rFonts w:ascii="Times New Roman" w:hAnsi="Times New Roman"/>
          <w:lang w:val="uk-UA"/>
        </w:rPr>
      </w:pPr>
      <w:ins w:id="22" w:author="Пользователь Windows" w:date="2017-12-20T12:50:00Z">
        <w:r w:rsidRPr="00272429">
          <w:rPr>
            <w:rFonts w:ascii="Times New Roman" w:hAnsi="Times New Roman"/>
            <w:lang w:val="uk-UA"/>
          </w:rPr>
          <w:t>Тема курсової р</w:t>
        </w:r>
      </w:ins>
      <w:r w:rsidR="00311FD5">
        <w:rPr>
          <w:rFonts w:ascii="Times New Roman" w:hAnsi="Times New Roman"/>
          <w:lang w:val="uk-UA"/>
        </w:rPr>
        <w:t>о</w:t>
      </w:r>
      <w:ins w:id="23" w:author="Пользователь Windows" w:date="2017-12-20T12:50:00Z">
        <w:r w:rsidRPr="00272429">
          <w:rPr>
            <w:rFonts w:ascii="Times New Roman" w:hAnsi="Times New Roman"/>
            <w:lang w:val="uk-UA"/>
          </w:rPr>
          <w:t xml:space="preserve">боти: </w:t>
        </w:r>
        <w:r w:rsidRPr="00272429">
          <w:rPr>
            <w:rFonts w:ascii="Times New Roman" w:hAnsi="Times New Roman"/>
            <w:b/>
            <w:lang w:val="uk-UA"/>
          </w:rPr>
          <w:t>«</w:t>
        </w:r>
      </w:ins>
      <w:r w:rsidR="00311FD5" w:rsidRPr="005F0B29">
        <w:rPr>
          <w:rFonts w:ascii="Times New Roman" w:hAnsi="Times New Roman"/>
          <w:b/>
          <w:lang w:val="uk-UA"/>
        </w:rPr>
        <w:t>Назва теми</w:t>
      </w:r>
      <w:ins w:id="24" w:author="Пользователь Windows" w:date="2017-12-20T12:50:00Z">
        <w:r w:rsidRPr="00272429">
          <w:rPr>
            <w:rFonts w:ascii="Times New Roman" w:hAnsi="Times New Roman"/>
            <w:b/>
            <w:lang w:val="uk-UA"/>
          </w:rPr>
          <w:t>»</w:t>
        </w:r>
      </w:ins>
    </w:p>
    <w:p w:rsidR="00220830" w:rsidRPr="00272429" w:rsidRDefault="00220830" w:rsidP="00220830">
      <w:pPr>
        <w:spacing w:line="360" w:lineRule="auto"/>
        <w:rPr>
          <w:ins w:id="25" w:author="Пользователь Windows" w:date="2017-12-20T12:50:00Z"/>
          <w:rFonts w:ascii="Times New Roman" w:hAnsi="Times New Roman"/>
          <w:lang w:val="uk-UA"/>
        </w:rPr>
      </w:pPr>
      <w:ins w:id="26" w:author="Пользователь Windows" w:date="2017-12-20T12:50:00Z">
        <w:r w:rsidRPr="00272429">
          <w:rPr>
            <w:rFonts w:ascii="Times New Roman" w:hAnsi="Times New Roman"/>
            <w:lang w:val="uk-UA"/>
          </w:rPr>
          <w:t>Розробити програмний продукт:</w:t>
        </w:r>
      </w:ins>
    </w:p>
    <w:p w:rsidR="00220830" w:rsidRPr="005F0B29" w:rsidRDefault="00220830" w:rsidP="00220830">
      <w:pPr>
        <w:spacing w:line="360" w:lineRule="auto"/>
        <w:rPr>
          <w:ins w:id="27" w:author="Пользователь Windows" w:date="2017-12-20T12:50:00Z"/>
          <w:rFonts w:ascii="Times New Roman" w:hAnsi="Times New Roman"/>
          <w:b/>
          <w:lang w:val="uk-UA"/>
        </w:rPr>
      </w:pPr>
      <w:ins w:id="28" w:author="Пользователь Windows" w:date="2017-12-20T12:50:00Z">
        <w:r w:rsidRPr="00272429">
          <w:rPr>
            <w:rFonts w:ascii="Times New Roman" w:hAnsi="Times New Roman"/>
            <w:lang w:val="uk-UA"/>
          </w:rPr>
          <w:tab/>
        </w:r>
      </w:ins>
      <w:r w:rsidR="008251DF" w:rsidRPr="005F0B29">
        <w:rPr>
          <w:rFonts w:ascii="Times New Roman" w:hAnsi="Times New Roman"/>
          <w:b/>
          <w:lang w:val="uk-UA"/>
        </w:rPr>
        <w:t>Роз’яснити на що спрямована розробка програмного продукту</w:t>
      </w:r>
      <w:r w:rsidR="005F0B29" w:rsidRPr="005F0B29">
        <w:rPr>
          <w:rFonts w:ascii="Times New Roman" w:hAnsi="Times New Roman"/>
          <w:b/>
          <w:lang w:val="uk-UA"/>
        </w:rPr>
        <w:t>…</w:t>
      </w:r>
    </w:p>
    <w:p w:rsidR="00220830" w:rsidRPr="00272429" w:rsidRDefault="00220830" w:rsidP="00220830">
      <w:pPr>
        <w:spacing w:line="360" w:lineRule="auto"/>
        <w:ind w:firstLine="709"/>
        <w:rPr>
          <w:ins w:id="29" w:author="Пользователь Windows" w:date="2017-12-20T12:50:00Z"/>
          <w:rFonts w:ascii="Times New Roman" w:hAnsi="Times New Roman"/>
          <w:lang w:val="uk-UA"/>
        </w:rPr>
      </w:pPr>
      <w:ins w:id="30" w:author="Пользователь Windows" w:date="2017-12-20T12:50:00Z">
        <w:r w:rsidRPr="00272429">
          <w:rPr>
            <w:rFonts w:ascii="Times New Roman" w:hAnsi="Times New Roman"/>
            <w:lang w:val="uk-UA"/>
          </w:rPr>
          <w:t>Зміст пояснювальної записки:</w:t>
        </w:r>
      </w:ins>
    </w:p>
    <w:p w:rsidR="00220830" w:rsidRPr="00272429" w:rsidRDefault="00220830" w:rsidP="00220830">
      <w:pPr>
        <w:spacing w:line="360" w:lineRule="auto"/>
        <w:ind w:firstLine="709"/>
        <w:rPr>
          <w:ins w:id="31" w:author="Пользователь Windows" w:date="2017-12-20T12:50:00Z"/>
          <w:rFonts w:ascii="Times New Roman" w:hAnsi="Times New Roman"/>
          <w:lang w:val="uk-UA"/>
        </w:rPr>
      </w:pPr>
      <w:ins w:id="32" w:author="Пользователь Windows" w:date="2017-12-20T12:50:00Z">
        <w:r w:rsidRPr="00272429">
          <w:rPr>
            <w:rFonts w:ascii="Times New Roman" w:hAnsi="Times New Roman"/>
            <w:lang w:val="uk-UA"/>
          </w:rPr>
          <w:t>Вступ</w:t>
        </w:r>
      </w:ins>
    </w:p>
    <w:p w:rsidR="00220830" w:rsidRPr="00272429" w:rsidRDefault="00220830" w:rsidP="00220830">
      <w:pPr>
        <w:spacing w:line="360" w:lineRule="auto"/>
        <w:ind w:firstLine="709"/>
        <w:rPr>
          <w:ins w:id="33" w:author="Пользователь Windows" w:date="2017-12-20T12:50:00Z"/>
          <w:rFonts w:ascii="Times New Roman" w:hAnsi="Times New Roman"/>
          <w:lang w:val="uk-UA"/>
        </w:rPr>
      </w:pPr>
      <w:ins w:id="34" w:author="Пользователь Windows" w:date="2017-12-20T12:50:00Z">
        <w:r w:rsidRPr="00272429">
          <w:rPr>
            <w:rFonts w:ascii="Times New Roman" w:hAnsi="Times New Roman"/>
            <w:lang w:val="uk-UA"/>
          </w:rPr>
          <w:t>1. Аналіз предметної області</w:t>
        </w:r>
      </w:ins>
    </w:p>
    <w:p w:rsidR="00220830" w:rsidRPr="00272429" w:rsidRDefault="00220830" w:rsidP="00220830">
      <w:pPr>
        <w:spacing w:line="360" w:lineRule="auto"/>
        <w:ind w:firstLine="709"/>
        <w:rPr>
          <w:ins w:id="35" w:author="Пользователь Windows" w:date="2017-12-20T12:50:00Z"/>
          <w:rFonts w:ascii="Times New Roman" w:hAnsi="Times New Roman"/>
          <w:lang w:val="uk-UA"/>
        </w:rPr>
      </w:pPr>
      <w:ins w:id="36" w:author="Пользователь Windows" w:date="2017-12-20T12:50:00Z">
        <w:r w:rsidRPr="00272429">
          <w:rPr>
            <w:rFonts w:ascii="Times New Roman" w:hAnsi="Times New Roman"/>
            <w:lang w:val="uk-UA"/>
          </w:rPr>
          <w:tab/>
          <w:t>1.1 Модел</w:t>
        </w:r>
      </w:ins>
      <w:r w:rsidR="005601E1">
        <w:rPr>
          <w:rFonts w:ascii="Times New Roman" w:hAnsi="Times New Roman"/>
          <w:lang w:val="uk-UA"/>
        </w:rPr>
        <w:t>ювання</w:t>
      </w:r>
      <w:ins w:id="37" w:author="Пользователь Windows" w:date="2017-12-20T12:50:00Z">
        <w:r w:rsidRPr="00272429">
          <w:rPr>
            <w:rFonts w:ascii="Times New Roman" w:hAnsi="Times New Roman"/>
            <w:lang w:val="uk-UA"/>
          </w:rPr>
          <w:t xml:space="preserve"> предметної області</w:t>
        </w:r>
      </w:ins>
    </w:p>
    <w:p w:rsidR="00220830" w:rsidRPr="00272429" w:rsidRDefault="00220830" w:rsidP="00220830">
      <w:pPr>
        <w:spacing w:line="360" w:lineRule="auto"/>
        <w:ind w:firstLine="709"/>
        <w:rPr>
          <w:ins w:id="38" w:author="Пользователь Windows" w:date="2017-12-20T12:50:00Z"/>
          <w:rFonts w:ascii="Times New Roman" w:hAnsi="Times New Roman"/>
          <w:lang w:val="uk-UA"/>
        </w:rPr>
      </w:pPr>
      <w:ins w:id="39" w:author="Пользователь Windows" w:date="2017-12-20T12:50:00Z">
        <w:r w:rsidRPr="00272429">
          <w:rPr>
            <w:rFonts w:ascii="Times New Roman" w:hAnsi="Times New Roman"/>
            <w:lang w:val="uk-UA"/>
          </w:rPr>
          <w:tab/>
          <w:t xml:space="preserve">1.2 </w:t>
        </w:r>
      </w:ins>
      <w:r w:rsidR="005601E1">
        <w:rPr>
          <w:rFonts w:ascii="Times New Roman" w:hAnsi="Times New Roman"/>
          <w:lang w:val="uk-UA"/>
        </w:rPr>
        <w:t xml:space="preserve">Побудова </w:t>
      </w:r>
      <w:ins w:id="40" w:author="Пользователь Windows" w:date="2017-12-20T12:50:00Z">
        <w:r w:rsidRPr="00272429">
          <w:rPr>
            <w:rFonts w:ascii="Times New Roman" w:hAnsi="Times New Roman"/>
            <w:lang w:val="uk-UA"/>
          </w:rPr>
          <w:t>IDEF0-діаграм</w:t>
        </w:r>
      </w:ins>
      <w:r w:rsidR="005601E1">
        <w:rPr>
          <w:rFonts w:ascii="Times New Roman" w:hAnsi="Times New Roman"/>
          <w:lang w:val="uk-UA"/>
        </w:rPr>
        <w:t>и</w:t>
      </w:r>
    </w:p>
    <w:p w:rsidR="00220830" w:rsidRPr="00272429" w:rsidRDefault="00220830" w:rsidP="00220830">
      <w:pPr>
        <w:spacing w:line="360" w:lineRule="auto"/>
        <w:ind w:firstLine="709"/>
        <w:rPr>
          <w:ins w:id="41" w:author="Пользователь Windows" w:date="2017-12-20T12:50:00Z"/>
          <w:rFonts w:ascii="Times New Roman" w:hAnsi="Times New Roman"/>
          <w:lang w:val="uk-UA"/>
        </w:rPr>
      </w:pPr>
      <w:ins w:id="42" w:author="Пользователь Windows" w:date="2017-12-20T12:50:00Z">
        <w:r w:rsidRPr="00272429">
          <w:rPr>
            <w:rFonts w:ascii="Times New Roman" w:hAnsi="Times New Roman"/>
            <w:lang w:val="uk-UA"/>
          </w:rPr>
          <w:t>2. Побудова профіля вимог до ПЗ</w:t>
        </w:r>
      </w:ins>
    </w:p>
    <w:p w:rsidR="00220830" w:rsidRPr="00272429" w:rsidRDefault="00220830" w:rsidP="00220830">
      <w:pPr>
        <w:spacing w:line="360" w:lineRule="auto"/>
        <w:ind w:firstLine="709"/>
        <w:rPr>
          <w:ins w:id="43" w:author="Пользователь Windows" w:date="2017-12-20T12:50:00Z"/>
          <w:rFonts w:ascii="Times New Roman" w:hAnsi="Times New Roman"/>
          <w:lang w:val="uk-UA"/>
        </w:rPr>
      </w:pPr>
      <w:ins w:id="44" w:author="Пользователь Windows" w:date="2017-12-20T12:50:00Z">
        <w:r w:rsidRPr="00272429">
          <w:rPr>
            <w:rFonts w:ascii="Times New Roman" w:hAnsi="Times New Roman"/>
            <w:lang w:val="uk-UA"/>
          </w:rPr>
          <w:t>3. Технічне завдання</w:t>
        </w:r>
      </w:ins>
    </w:p>
    <w:p w:rsidR="00220830" w:rsidRPr="00272429" w:rsidRDefault="00220830" w:rsidP="00220830">
      <w:pPr>
        <w:spacing w:line="360" w:lineRule="auto"/>
        <w:ind w:firstLine="709"/>
        <w:rPr>
          <w:ins w:id="45" w:author="Пользователь Windows" w:date="2017-12-20T12:50:00Z"/>
          <w:rFonts w:ascii="Times New Roman" w:hAnsi="Times New Roman"/>
          <w:lang w:val="uk-UA"/>
        </w:rPr>
      </w:pPr>
      <w:ins w:id="46" w:author="Пользователь Windows" w:date="2017-12-20T12:50:00Z">
        <w:r w:rsidRPr="00272429">
          <w:rPr>
            <w:rFonts w:ascii="Times New Roman" w:hAnsi="Times New Roman"/>
            <w:lang w:val="uk-UA"/>
          </w:rPr>
          <w:t>4. Планування тестування</w:t>
        </w:r>
      </w:ins>
    </w:p>
    <w:p w:rsidR="00220830" w:rsidRPr="00272429" w:rsidRDefault="00220830" w:rsidP="00220830">
      <w:pPr>
        <w:spacing w:line="360" w:lineRule="auto"/>
        <w:ind w:firstLine="709"/>
        <w:rPr>
          <w:ins w:id="47" w:author="Пользователь Windows" w:date="2017-12-20T12:50:00Z"/>
          <w:rFonts w:ascii="Times New Roman" w:hAnsi="Times New Roman"/>
          <w:lang w:val="uk-UA"/>
        </w:rPr>
      </w:pPr>
      <w:ins w:id="48" w:author="Пользователь Windows" w:date="2017-12-20T12:50:00Z">
        <w:r w:rsidRPr="00272429">
          <w:rPr>
            <w:rFonts w:ascii="Times New Roman" w:hAnsi="Times New Roman"/>
            <w:lang w:val="uk-UA"/>
          </w:rPr>
          <w:t>5. Виконання тестування</w:t>
        </w:r>
      </w:ins>
    </w:p>
    <w:p w:rsidR="00220830" w:rsidRPr="00272429" w:rsidRDefault="00220830" w:rsidP="00220830">
      <w:pPr>
        <w:spacing w:line="360" w:lineRule="auto"/>
        <w:ind w:firstLine="709"/>
        <w:rPr>
          <w:ins w:id="49" w:author="Пользователь Windows" w:date="2017-12-20T12:50:00Z"/>
          <w:rFonts w:ascii="Times New Roman" w:hAnsi="Times New Roman"/>
          <w:lang w:val="uk-UA"/>
        </w:rPr>
      </w:pPr>
      <w:ins w:id="50" w:author="Пользователь Windows" w:date="2017-12-20T12:50:00Z">
        <w:r w:rsidRPr="00272429">
          <w:rPr>
            <w:rFonts w:ascii="Times New Roman" w:hAnsi="Times New Roman"/>
            <w:lang w:val="uk-UA"/>
          </w:rPr>
          <w:t>6. Опис програмного забезпечення</w:t>
        </w:r>
      </w:ins>
    </w:p>
    <w:p w:rsidR="00220830" w:rsidRPr="00272429" w:rsidRDefault="00220830" w:rsidP="00220830">
      <w:pPr>
        <w:spacing w:line="360" w:lineRule="auto"/>
        <w:ind w:firstLine="709"/>
        <w:rPr>
          <w:ins w:id="51" w:author="Пользователь Windows" w:date="2017-12-20T12:50:00Z"/>
          <w:rFonts w:ascii="Times New Roman" w:hAnsi="Times New Roman"/>
          <w:lang w:val="uk-UA"/>
        </w:rPr>
      </w:pPr>
      <w:ins w:id="52" w:author="Пользователь Windows" w:date="2017-12-20T12:50:00Z">
        <w:r w:rsidRPr="00272429">
          <w:rPr>
            <w:rFonts w:ascii="Times New Roman" w:hAnsi="Times New Roman"/>
            <w:lang w:val="uk-UA"/>
          </w:rPr>
          <w:t>Висновки</w:t>
        </w:r>
      </w:ins>
    </w:p>
    <w:p w:rsidR="00220830" w:rsidRPr="00272429" w:rsidRDefault="00220830" w:rsidP="00220830">
      <w:pPr>
        <w:spacing w:line="360" w:lineRule="auto"/>
        <w:ind w:firstLine="709"/>
        <w:rPr>
          <w:ins w:id="53" w:author="Пользователь Windows" w:date="2017-12-20T12:50:00Z"/>
          <w:rFonts w:ascii="Times New Roman" w:hAnsi="Times New Roman"/>
          <w:lang w:val="uk-UA"/>
        </w:rPr>
      </w:pPr>
      <w:ins w:id="54" w:author="Пользователь Windows" w:date="2017-12-20T12:50:00Z">
        <w:r w:rsidRPr="00272429">
          <w:rPr>
            <w:rFonts w:ascii="Times New Roman" w:hAnsi="Times New Roman"/>
            <w:lang w:val="uk-UA"/>
          </w:rPr>
          <w:t>Список використаної літератури</w:t>
        </w:r>
      </w:ins>
    </w:p>
    <w:p w:rsidR="00220830" w:rsidRPr="00272429" w:rsidRDefault="00220830" w:rsidP="00220830">
      <w:pPr>
        <w:spacing w:line="360" w:lineRule="auto"/>
        <w:ind w:firstLine="709"/>
        <w:rPr>
          <w:ins w:id="55" w:author="Пользователь Windows" w:date="2017-12-20T12:50:00Z"/>
          <w:rFonts w:ascii="Times New Roman" w:hAnsi="Times New Roman"/>
          <w:lang w:val="uk-UA"/>
        </w:rPr>
      </w:pPr>
      <w:ins w:id="56" w:author="Пользователь Windows" w:date="2017-12-20T12:50:00Z">
        <w:r w:rsidRPr="00272429">
          <w:rPr>
            <w:rFonts w:ascii="Times New Roman" w:hAnsi="Times New Roman"/>
            <w:lang w:val="uk-UA"/>
          </w:rPr>
          <w:t>Додатки</w:t>
        </w:r>
      </w:ins>
    </w:p>
    <w:p w:rsidR="00220830" w:rsidRPr="00272429" w:rsidRDefault="00220830" w:rsidP="00220830">
      <w:pPr>
        <w:spacing w:line="360" w:lineRule="auto"/>
        <w:ind w:firstLine="709"/>
        <w:rPr>
          <w:ins w:id="57" w:author="Пользователь Windows" w:date="2017-12-20T12:50:00Z"/>
          <w:rFonts w:ascii="Times New Roman" w:hAnsi="Times New Roman"/>
          <w:lang w:val="uk-UA"/>
        </w:rPr>
      </w:pPr>
      <w:ins w:id="58" w:author="Пользователь Windows" w:date="2017-12-20T12:50:00Z">
        <w:r w:rsidRPr="00272429">
          <w:rPr>
            <w:rFonts w:ascii="Times New Roman" w:hAnsi="Times New Roman"/>
            <w:lang w:val="uk-UA"/>
          </w:rPr>
          <w:t>Дата видачі завдан</w:t>
        </w:r>
      </w:ins>
      <w:r w:rsidRPr="00272429">
        <w:rPr>
          <w:rFonts w:ascii="Times New Roman" w:hAnsi="Times New Roman"/>
          <w:lang w:val="uk-UA"/>
        </w:rPr>
        <w:t>н</w:t>
      </w:r>
      <w:ins w:id="59" w:author="Пользователь Windows" w:date="2017-12-20T12:50:00Z">
        <w:r w:rsidRPr="00272429">
          <w:rPr>
            <w:rFonts w:ascii="Times New Roman" w:hAnsi="Times New Roman"/>
            <w:lang w:val="uk-UA"/>
          </w:rPr>
          <w:t>я:</w:t>
        </w:r>
        <w:r w:rsidRPr="00272429">
          <w:rPr>
            <w:rFonts w:ascii="Times New Roman" w:hAnsi="Times New Roman"/>
            <w:lang w:val="uk-UA"/>
          </w:rPr>
          <w:tab/>
        </w:r>
      </w:ins>
      <w:r w:rsidR="008251DF">
        <w:rPr>
          <w:rFonts w:ascii="Times New Roman" w:hAnsi="Times New Roman"/>
          <w:lang w:val="uk-UA"/>
        </w:rPr>
        <w:t>__________</w:t>
      </w:r>
      <w:ins w:id="60" w:author="Пользователь Windows" w:date="2017-12-20T12:50:00Z">
        <w:r w:rsidRPr="00272429">
          <w:rPr>
            <w:rFonts w:ascii="Times New Roman" w:hAnsi="Times New Roman"/>
            <w:lang w:val="uk-UA"/>
          </w:rPr>
          <w:t>20</w:t>
        </w:r>
      </w:ins>
      <w:r w:rsidR="00F40D9F">
        <w:rPr>
          <w:rFonts w:ascii="Times New Roman" w:hAnsi="Times New Roman"/>
          <w:lang w:val="uk-UA"/>
        </w:rPr>
        <w:t>20</w:t>
      </w:r>
      <w:ins w:id="61" w:author="Пользователь Windows" w:date="2017-12-20T12:50:00Z">
        <w:r w:rsidRPr="00272429">
          <w:rPr>
            <w:rFonts w:ascii="Times New Roman" w:hAnsi="Times New Roman"/>
            <w:lang w:val="uk-UA"/>
          </w:rPr>
          <w:t>г.</w:t>
        </w:r>
      </w:ins>
    </w:p>
    <w:p w:rsidR="00220830" w:rsidRPr="00272429" w:rsidRDefault="00220830" w:rsidP="00220830">
      <w:pPr>
        <w:spacing w:line="360" w:lineRule="auto"/>
        <w:ind w:firstLine="709"/>
        <w:rPr>
          <w:ins w:id="62" w:author="Пользователь Windows" w:date="2017-12-20T12:50:00Z"/>
          <w:rFonts w:ascii="Times New Roman" w:hAnsi="Times New Roman"/>
          <w:lang w:val="uk-UA"/>
        </w:rPr>
      </w:pPr>
      <w:ins w:id="63" w:author="Пользователь Windows" w:date="2017-12-20T12:50:00Z">
        <w:r w:rsidRPr="00272429">
          <w:rPr>
            <w:rFonts w:ascii="Times New Roman" w:hAnsi="Times New Roman"/>
            <w:lang w:val="uk-UA"/>
          </w:rPr>
          <w:t>Дата здачі роботи:</w:t>
        </w:r>
        <w:r w:rsidRPr="00272429">
          <w:rPr>
            <w:rFonts w:ascii="Times New Roman" w:hAnsi="Times New Roman"/>
            <w:lang w:val="uk-UA"/>
          </w:rPr>
          <w:tab/>
        </w:r>
        <w:r w:rsidRPr="00272429">
          <w:rPr>
            <w:rFonts w:ascii="Times New Roman" w:hAnsi="Times New Roman"/>
            <w:lang w:val="uk-UA"/>
          </w:rPr>
          <w:tab/>
        </w:r>
      </w:ins>
      <w:r w:rsidR="008251DF">
        <w:rPr>
          <w:rFonts w:ascii="Times New Roman" w:hAnsi="Times New Roman"/>
          <w:lang w:val="uk-UA"/>
        </w:rPr>
        <w:t>___________</w:t>
      </w:r>
      <w:ins w:id="64" w:author="Пользователь Windows" w:date="2017-12-20T12:50:00Z">
        <w:r w:rsidRPr="00272429">
          <w:rPr>
            <w:rFonts w:ascii="Times New Roman" w:hAnsi="Times New Roman"/>
            <w:lang w:val="uk-UA"/>
          </w:rPr>
          <w:t xml:space="preserve"> 20</w:t>
        </w:r>
      </w:ins>
      <w:r w:rsidR="00F40D9F">
        <w:rPr>
          <w:rFonts w:ascii="Times New Roman" w:hAnsi="Times New Roman"/>
          <w:lang w:val="uk-UA"/>
        </w:rPr>
        <w:t>20</w:t>
      </w:r>
      <w:ins w:id="65" w:author="Пользователь Windows" w:date="2017-12-20T12:50:00Z">
        <w:r w:rsidRPr="00272429">
          <w:rPr>
            <w:rFonts w:ascii="Times New Roman" w:hAnsi="Times New Roman"/>
            <w:lang w:val="uk-UA"/>
          </w:rPr>
          <w:t>г.</w:t>
        </w:r>
      </w:ins>
    </w:p>
    <w:p w:rsidR="00F40D9F" w:rsidRDefault="00F40D9F" w:rsidP="00220830">
      <w:pPr>
        <w:spacing w:line="360" w:lineRule="auto"/>
        <w:rPr>
          <w:rFonts w:ascii="Times New Roman" w:hAnsi="Times New Roman"/>
          <w:lang w:val="uk-UA"/>
        </w:rPr>
      </w:pPr>
    </w:p>
    <w:p w:rsidR="00F40D9F" w:rsidRDefault="00F40D9F" w:rsidP="00220830">
      <w:pPr>
        <w:spacing w:line="360" w:lineRule="auto"/>
        <w:rPr>
          <w:rFonts w:ascii="Times New Roman" w:hAnsi="Times New Roman"/>
          <w:lang w:val="uk-UA"/>
        </w:rPr>
      </w:pPr>
    </w:p>
    <w:p w:rsidR="00220830" w:rsidRPr="00272429" w:rsidRDefault="00220830" w:rsidP="00220830">
      <w:pPr>
        <w:spacing w:line="360" w:lineRule="auto"/>
        <w:rPr>
          <w:ins w:id="66" w:author="Пользователь Windows" w:date="2017-12-20T12:50:00Z"/>
          <w:rFonts w:ascii="Times New Roman" w:hAnsi="Times New Roman"/>
          <w:lang w:val="uk-UA"/>
        </w:rPr>
      </w:pPr>
      <w:ins w:id="67" w:author="Пользователь Windows" w:date="2017-12-20T12:50:00Z">
        <w:r w:rsidRPr="00272429">
          <w:rPr>
            <w:rFonts w:ascii="Times New Roman" w:hAnsi="Times New Roman"/>
            <w:lang w:val="uk-UA"/>
          </w:rPr>
          <w:t xml:space="preserve">Керівник </w:t>
        </w:r>
      </w:ins>
      <w:r w:rsidR="00F40D9F">
        <w:rPr>
          <w:rFonts w:ascii="Times New Roman" w:hAnsi="Times New Roman"/>
          <w:lang w:val="uk-UA"/>
        </w:rPr>
        <w:t>роботи</w:t>
      </w:r>
      <w:ins w:id="68" w:author="Пользователь Windows" w:date="2017-12-20T12:50:00Z">
        <w:r w:rsidRPr="00272429">
          <w:rPr>
            <w:rFonts w:ascii="Times New Roman" w:hAnsi="Times New Roman"/>
            <w:lang w:val="uk-UA"/>
          </w:rPr>
          <w:tab/>
        </w:r>
        <w:r w:rsidRPr="00272429">
          <w:rPr>
            <w:rFonts w:ascii="Times New Roman" w:hAnsi="Times New Roman"/>
            <w:lang w:val="uk-UA"/>
          </w:rPr>
          <w:tab/>
        </w:r>
        <w:r w:rsidRPr="00272429">
          <w:rPr>
            <w:rFonts w:ascii="Times New Roman" w:hAnsi="Times New Roman"/>
            <w:lang w:val="uk-UA"/>
          </w:rPr>
          <w:tab/>
        </w:r>
        <w:r w:rsidRPr="00272429">
          <w:rPr>
            <w:rFonts w:ascii="Times New Roman" w:hAnsi="Times New Roman"/>
            <w:lang w:val="uk-UA"/>
          </w:rPr>
          <w:tab/>
        </w:r>
        <w:r w:rsidRPr="00272429">
          <w:rPr>
            <w:rFonts w:ascii="Times New Roman" w:hAnsi="Times New Roman"/>
            <w:lang w:val="uk-UA"/>
          </w:rPr>
          <w:tab/>
          <w:t>_____________/А.О. Федос</w:t>
        </w:r>
      </w:ins>
      <w:r w:rsidR="00272429" w:rsidRPr="00272429">
        <w:rPr>
          <w:rFonts w:ascii="Times New Roman" w:hAnsi="Times New Roman"/>
          <w:lang w:val="uk-UA"/>
        </w:rPr>
        <w:t>є</w:t>
      </w:r>
      <w:ins w:id="69" w:author="Пользователь Windows" w:date="2017-12-20T12:50:00Z">
        <w:r w:rsidRPr="00272429">
          <w:rPr>
            <w:rFonts w:ascii="Times New Roman" w:hAnsi="Times New Roman"/>
            <w:lang w:val="uk-UA"/>
          </w:rPr>
          <w:t>єва/</w:t>
        </w:r>
      </w:ins>
    </w:p>
    <w:p w:rsidR="00220830" w:rsidRPr="00272429" w:rsidRDefault="00220830" w:rsidP="00220830">
      <w:pPr>
        <w:spacing w:line="360" w:lineRule="auto"/>
        <w:rPr>
          <w:ins w:id="70" w:author="Пользователь Windows" w:date="2017-12-20T12:50:00Z"/>
          <w:rFonts w:ascii="Times New Roman" w:hAnsi="Times New Roman"/>
          <w:lang w:val="uk-UA"/>
        </w:rPr>
      </w:pPr>
      <w:ins w:id="71" w:author="Пользователь Windows" w:date="2017-12-20T12:50:00Z">
        <w:r w:rsidRPr="00272429">
          <w:rPr>
            <w:rFonts w:ascii="Times New Roman" w:hAnsi="Times New Roman"/>
            <w:lang w:val="uk-UA"/>
          </w:rPr>
          <w:t>Розглянут</w:t>
        </w:r>
      </w:ins>
      <w:r w:rsidR="00311FD5">
        <w:rPr>
          <w:rFonts w:ascii="Times New Roman" w:hAnsi="Times New Roman"/>
          <w:lang w:val="uk-UA"/>
        </w:rPr>
        <w:t>о</w:t>
      </w:r>
      <w:ins w:id="72" w:author="Пользователь Windows" w:date="2017-12-20T12:50:00Z">
        <w:r w:rsidRPr="00272429">
          <w:rPr>
            <w:rFonts w:ascii="Times New Roman" w:hAnsi="Times New Roman"/>
            <w:lang w:val="uk-UA"/>
          </w:rPr>
          <w:t xml:space="preserve"> на засіданні ЦК</w:t>
        </w:r>
      </w:ins>
    </w:p>
    <w:p w:rsidR="00000000" w:rsidRDefault="00220830">
      <w:pPr>
        <w:spacing w:line="360" w:lineRule="auto"/>
        <w:ind w:firstLine="709"/>
        <w:rPr>
          <w:ins w:id="73" w:author="Пользователь Windows" w:date="2017-12-20T12:55:00Z"/>
          <w:rFonts w:ascii="Times New Roman" w:hAnsi="Times New Roman"/>
          <w:lang w:val="uk-UA"/>
        </w:rPr>
        <w:pPrChange w:id="74" w:author="Пользователь Windows" w:date="2017-12-20T13:06:00Z">
          <w:pPr>
            <w:spacing w:line="360" w:lineRule="auto"/>
            <w:ind w:firstLine="709"/>
            <w:jc w:val="center"/>
          </w:pPr>
        </w:pPrChange>
      </w:pPr>
      <w:ins w:id="75" w:author="Пользователь Windows" w:date="2017-12-20T12:50:00Z">
        <w:r w:rsidRPr="00272429">
          <w:rPr>
            <w:rFonts w:ascii="Times New Roman" w:hAnsi="Times New Roman"/>
            <w:lang w:val="uk-UA"/>
          </w:rPr>
          <w:t>Голова ЦК</w:t>
        </w:r>
        <w:r w:rsidRPr="00272429">
          <w:rPr>
            <w:rFonts w:ascii="Times New Roman" w:hAnsi="Times New Roman"/>
            <w:lang w:val="uk-UA"/>
          </w:rPr>
          <w:tab/>
        </w:r>
        <w:r w:rsidRPr="00272429">
          <w:rPr>
            <w:rFonts w:ascii="Times New Roman" w:hAnsi="Times New Roman"/>
            <w:lang w:val="uk-UA"/>
          </w:rPr>
          <w:tab/>
        </w:r>
        <w:r w:rsidRPr="00272429">
          <w:rPr>
            <w:rFonts w:ascii="Times New Roman" w:hAnsi="Times New Roman"/>
            <w:lang w:val="uk-UA"/>
          </w:rPr>
          <w:tab/>
        </w:r>
        <w:r w:rsidRPr="00272429">
          <w:rPr>
            <w:rFonts w:ascii="Times New Roman" w:hAnsi="Times New Roman"/>
            <w:lang w:val="uk-UA"/>
          </w:rPr>
          <w:tab/>
        </w:r>
        <w:r w:rsidRPr="00272429">
          <w:rPr>
            <w:rFonts w:ascii="Times New Roman" w:hAnsi="Times New Roman"/>
            <w:lang w:val="uk-UA"/>
          </w:rPr>
          <w:tab/>
          <w:t>_____________/</w:t>
        </w:r>
        <w:r w:rsidR="00F40D9F" w:rsidRPr="00272429">
          <w:rPr>
            <w:rFonts w:ascii="Times New Roman" w:hAnsi="Times New Roman"/>
            <w:lang w:val="uk-UA"/>
          </w:rPr>
          <w:t>А.О. Федос</w:t>
        </w:r>
      </w:ins>
      <w:r w:rsidR="00F40D9F" w:rsidRPr="00272429">
        <w:rPr>
          <w:rFonts w:ascii="Times New Roman" w:hAnsi="Times New Roman"/>
          <w:lang w:val="uk-UA"/>
        </w:rPr>
        <w:t>є</w:t>
      </w:r>
      <w:ins w:id="76" w:author="Пользователь Windows" w:date="2017-12-20T12:50:00Z">
        <w:r w:rsidR="00F40D9F" w:rsidRPr="00272429">
          <w:rPr>
            <w:rFonts w:ascii="Times New Roman" w:hAnsi="Times New Roman"/>
            <w:lang w:val="uk-UA"/>
          </w:rPr>
          <w:t>єва</w:t>
        </w:r>
        <w:r w:rsidRPr="00272429">
          <w:rPr>
            <w:rFonts w:ascii="Times New Roman" w:hAnsi="Times New Roman"/>
            <w:lang w:val="uk-UA"/>
          </w:rPr>
          <w:t>/</w:t>
        </w:r>
      </w:ins>
    </w:p>
    <w:p w:rsidR="00136760" w:rsidRPr="00272429" w:rsidRDefault="004E2CA3">
      <w:pPr>
        <w:rPr>
          <w:lang w:val="uk-UA"/>
        </w:rPr>
      </w:pPr>
    </w:p>
    <w:sectPr w:rsidR="00136760" w:rsidRPr="00272429" w:rsidSect="009A31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Пользователь Windows">
    <w15:presenceInfo w15:providerId="None" w15:userId="Пользователь Windows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revisionView w:markup="0"/>
  <w:defaultTabStop w:val="708"/>
  <w:characterSpacingControl w:val="doNotCompress"/>
  <w:compat/>
  <w:rsids>
    <w:rsidRoot w:val="00220830"/>
    <w:rsid w:val="00093CB6"/>
    <w:rsid w:val="000A03F5"/>
    <w:rsid w:val="00220830"/>
    <w:rsid w:val="00272429"/>
    <w:rsid w:val="00311FD5"/>
    <w:rsid w:val="004E2CA3"/>
    <w:rsid w:val="005601E1"/>
    <w:rsid w:val="005F0B29"/>
    <w:rsid w:val="008251DF"/>
    <w:rsid w:val="009A3156"/>
    <w:rsid w:val="00BF0C18"/>
    <w:rsid w:val="00C665C4"/>
    <w:rsid w:val="00D53764"/>
    <w:rsid w:val="00E50031"/>
    <w:rsid w:val="00F40D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0830"/>
    <w:pPr>
      <w:spacing w:after="0" w:line="240" w:lineRule="auto"/>
    </w:pPr>
    <w:rPr>
      <w:rFonts w:eastAsiaTheme="minorEastAsia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5376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53764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fedoseeva439@gmail.com</dc:creator>
  <cp:keywords/>
  <dc:description/>
  <cp:lastModifiedBy>Alina</cp:lastModifiedBy>
  <cp:revision>10</cp:revision>
  <dcterms:created xsi:type="dcterms:W3CDTF">2018-09-23T12:40:00Z</dcterms:created>
  <dcterms:modified xsi:type="dcterms:W3CDTF">2020-09-14T11:21:00Z</dcterms:modified>
</cp:coreProperties>
</file>